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договор</w:t>
      </w:r>
    </w:p>
    <w:p>
      <w:r>
        <w:t>Синтетический материал для знакомства с программой. Это не реальный договор.</w:t>
      </w:r>
    </w:p>
    <w:p>
      <w:r>
        <w:t xml:space="preserve">Условие оплаты: </w:t>
      </w:r>
      <w:ins w:id="1" w:author="Учебный редактор" w:date="2026-02-02T09:00:00Z">
        <w:r>
          <w:t>в течение 10 дней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Учебный договор</dc:title>
  <dc:subject/>
  <dc:creator>Учебный автор</dc:creator>
  <cp:keywords/>
  <dc:description>generated by python-docx</dc:description>
  <cp:lastModifiedBy>Учебный редактор</cp:lastModifiedBy>
  <cp:revision>1</cp:revision>
  <dcterms:created xsi:type="dcterms:W3CDTF">2026-02-01T07:00:00Z</dcterms:created>
  <dcterms:modified xsi:type="dcterms:W3CDTF">2026-02-01T12:00:00+05:00</dcterms:modified>
  <cp:category/>
</cp:coreProperties>
</file>